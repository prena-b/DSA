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9E83" w14:textId="21F4F306" w:rsidR="007809BD" w:rsidRPr="00042C54" w:rsidRDefault="00042C54" w:rsidP="00042C54">
      <w:pPr>
        <w:tabs>
          <w:tab w:val="left" w:pos="3312"/>
        </w:tabs>
        <w:rPr>
          <w:b/>
          <w:bCs/>
          <w:sz w:val="28"/>
          <w:szCs w:val="28"/>
          <w:u w:val="single"/>
        </w:rPr>
      </w:pPr>
      <w:r w:rsidRPr="00042C54">
        <w:rPr>
          <w:b/>
          <w:bCs/>
          <w:sz w:val="28"/>
          <w:szCs w:val="28"/>
        </w:rPr>
        <w:t xml:space="preserve">                                                              </w:t>
      </w:r>
      <w:r w:rsidRPr="00042C54">
        <w:rPr>
          <w:b/>
          <w:bCs/>
          <w:sz w:val="28"/>
          <w:szCs w:val="28"/>
          <w:u w:val="single"/>
        </w:rPr>
        <w:t>Queue</w:t>
      </w:r>
    </w:p>
    <w:p w14:paraId="6A020778" w14:textId="506BB4A2" w:rsidR="00042C54" w:rsidRPr="00042C54" w:rsidRDefault="00042C54" w:rsidP="00042C54">
      <w:pPr>
        <w:tabs>
          <w:tab w:val="left" w:pos="3312"/>
        </w:tabs>
        <w:rPr>
          <w:b/>
          <w:bCs/>
          <w:sz w:val="24"/>
          <w:szCs w:val="24"/>
        </w:rPr>
      </w:pPr>
      <w:r w:rsidRPr="00042C54">
        <w:rPr>
          <w:b/>
          <w:bCs/>
          <w:sz w:val="24"/>
          <w:szCs w:val="24"/>
        </w:rPr>
        <w:t>Introduction:</w:t>
      </w:r>
    </w:p>
    <w:p w14:paraId="3F31E487" w14:textId="77777777" w:rsidR="00042C54" w:rsidRDefault="00042C54" w:rsidP="00042C54">
      <w:pPr>
        <w:tabs>
          <w:tab w:val="left" w:pos="3312"/>
        </w:tabs>
        <w:rPr>
          <w:sz w:val="24"/>
          <w:szCs w:val="24"/>
        </w:rPr>
      </w:pPr>
      <w:r w:rsidRPr="00042C54">
        <w:rPr>
          <w:sz w:val="24"/>
          <w:szCs w:val="24"/>
        </w:rPr>
        <w:t>A queue is a linear data structure that follows the FIFO (First In, First Out) principle. This means the element inserted first is removed first, just like people standing in a line.</w:t>
      </w:r>
    </w:p>
    <w:p w14:paraId="57F58498" w14:textId="45BB5829" w:rsidR="00042C54" w:rsidRDefault="00042C54" w:rsidP="00042C54">
      <w:pPr>
        <w:tabs>
          <w:tab w:val="left" w:pos="3312"/>
        </w:tabs>
        <w:rPr>
          <w:sz w:val="24"/>
          <w:szCs w:val="24"/>
        </w:rPr>
      </w:pPr>
      <w:r w:rsidRPr="00042C54">
        <w:rPr>
          <w:sz w:val="24"/>
          <w:szCs w:val="24"/>
        </w:rPr>
        <w:t>In a queue, insertion is done at the rear end and deletion is performed at the front end.</w:t>
      </w:r>
    </w:p>
    <w:p w14:paraId="659A68EB" w14:textId="6F019D41" w:rsidR="00042C54" w:rsidRPr="00042C54" w:rsidRDefault="00042C54" w:rsidP="00042C54">
      <w:pPr>
        <w:tabs>
          <w:tab w:val="left" w:pos="3312"/>
        </w:tabs>
        <w:rPr>
          <w:b/>
          <w:bCs/>
          <w:sz w:val="24"/>
          <w:szCs w:val="24"/>
        </w:rPr>
      </w:pPr>
      <w:r w:rsidRPr="00042C54">
        <w:rPr>
          <w:b/>
          <w:bCs/>
          <w:sz w:val="24"/>
          <w:szCs w:val="24"/>
        </w:rPr>
        <w:t>Basic Operations</w:t>
      </w:r>
      <w:r>
        <w:rPr>
          <w:b/>
          <w:bCs/>
          <w:sz w:val="24"/>
          <w:szCs w:val="24"/>
        </w:rPr>
        <w:t>:</w:t>
      </w:r>
    </w:p>
    <w:p w14:paraId="6FB7E2A6" w14:textId="2B6C8360" w:rsidR="00042C54" w:rsidRPr="00042C54" w:rsidRDefault="00042C54" w:rsidP="00042C54">
      <w:pPr>
        <w:numPr>
          <w:ilvl w:val="0"/>
          <w:numId w:val="1"/>
        </w:numPr>
        <w:tabs>
          <w:tab w:val="left" w:pos="3312"/>
        </w:tabs>
        <w:rPr>
          <w:sz w:val="24"/>
          <w:szCs w:val="24"/>
        </w:rPr>
      </w:pPr>
      <w:r w:rsidRPr="00042C54">
        <w:rPr>
          <w:b/>
          <w:bCs/>
          <w:sz w:val="24"/>
          <w:szCs w:val="24"/>
        </w:rPr>
        <w:t>Enqueue</w:t>
      </w:r>
      <w:r w:rsidRPr="00042C54">
        <w:rPr>
          <w:sz w:val="24"/>
          <w:szCs w:val="24"/>
        </w:rPr>
        <w:t xml:space="preserve"> </w:t>
      </w:r>
      <w:r>
        <w:rPr>
          <w:sz w:val="24"/>
          <w:szCs w:val="24"/>
        </w:rPr>
        <w:t>:</w:t>
      </w:r>
      <w:r w:rsidRPr="00042C54">
        <w:rPr>
          <w:sz w:val="24"/>
          <w:szCs w:val="24"/>
        </w:rPr>
        <w:t xml:space="preserve"> Insert an element at the rear</w:t>
      </w:r>
    </w:p>
    <w:p w14:paraId="7C7EEDFE" w14:textId="6DCE2875" w:rsidR="00042C54" w:rsidRPr="00042C54" w:rsidRDefault="00042C54" w:rsidP="00042C54">
      <w:pPr>
        <w:numPr>
          <w:ilvl w:val="0"/>
          <w:numId w:val="1"/>
        </w:numPr>
        <w:tabs>
          <w:tab w:val="left" w:pos="3312"/>
        </w:tabs>
        <w:rPr>
          <w:sz w:val="24"/>
          <w:szCs w:val="24"/>
        </w:rPr>
      </w:pPr>
      <w:r w:rsidRPr="00042C54">
        <w:rPr>
          <w:b/>
          <w:bCs/>
          <w:sz w:val="24"/>
          <w:szCs w:val="24"/>
        </w:rPr>
        <w:t>Dequeue</w:t>
      </w:r>
      <w:r w:rsidRPr="00042C54">
        <w:rPr>
          <w:sz w:val="24"/>
          <w:szCs w:val="24"/>
        </w:rPr>
        <w:t xml:space="preserve"> </w:t>
      </w:r>
      <w:r>
        <w:rPr>
          <w:sz w:val="24"/>
          <w:szCs w:val="24"/>
        </w:rPr>
        <w:t>:</w:t>
      </w:r>
      <w:r w:rsidRPr="00042C54">
        <w:rPr>
          <w:sz w:val="24"/>
          <w:szCs w:val="24"/>
        </w:rPr>
        <w:t xml:space="preserve"> Remove an element from the front</w:t>
      </w:r>
    </w:p>
    <w:p w14:paraId="2C7D147F" w14:textId="3BE6AEC4" w:rsidR="00042C54" w:rsidRPr="00042C54" w:rsidRDefault="00042C54" w:rsidP="00042C54">
      <w:pPr>
        <w:numPr>
          <w:ilvl w:val="0"/>
          <w:numId w:val="1"/>
        </w:numPr>
        <w:tabs>
          <w:tab w:val="left" w:pos="3312"/>
        </w:tabs>
        <w:rPr>
          <w:sz w:val="24"/>
          <w:szCs w:val="24"/>
        </w:rPr>
      </w:pPr>
      <w:r w:rsidRPr="00042C54">
        <w:rPr>
          <w:b/>
          <w:bCs/>
          <w:sz w:val="24"/>
          <w:szCs w:val="24"/>
        </w:rPr>
        <w:t>Peek/Front</w:t>
      </w:r>
      <w:r w:rsidRPr="00042C54">
        <w:rPr>
          <w:sz w:val="24"/>
          <w:szCs w:val="24"/>
        </w:rPr>
        <w:t xml:space="preserve"> </w:t>
      </w:r>
      <w:r>
        <w:rPr>
          <w:sz w:val="24"/>
          <w:szCs w:val="24"/>
        </w:rPr>
        <w:t>:</w:t>
      </w:r>
      <w:r w:rsidRPr="00042C54">
        <w:rPr>
          <w:sz w:val="24"/>
          <w:szCs w:val="24"/>
        </w:rPr>
        <w:t xml:space="preserve"> View the front element without removing it</w:t>
      </w:r>
    </w:p>
    <w:p w14:paraId="55882347" w14:textId="6519BA0E" w:rsidR="00042C54" w:rsidRPr="00042C54" w:rsidRDefault="00042C54" w:rsidP="00042C54">
      <w:pPr>
        <w:numPr>
          <w:ilvl w:val="0"/>
          <w:numId w:val="1"/>
        </w:numPr>
        <w:tabs>
          <w:tab w:val="left" w:pos="3312"/>
        </w:tabs>
        <w:rPr>
          <w:sz w:val="24"/>
          <w:szCs w:val="24"/>
        </w:rPr>
      </w:pPr>
      <w:proofErr w:type="spellStart"/>
      <w:r w:rsidRPr="00042C54">
        <w:rPr>
          <w:b/>
          <w:bCs/>
          <w:sz w:val="24"/>
          <w:szCs w:val="24"/>
        </w:rPr>
        <w:t>isEmpty</w:t>
      </w:r>
      <w:proofErr w:type="spellEnd"/>
      <w:r w:rsidRPr="00042C54">
        <w:rPr>
          <w:sz w:val="24"/>
          <w:szCs w:val="24"/>
        </w:rPr>
        <w:t xml:space="preserve"> </w:t>
      </w:r>
      <w:r>
        <w:rPr>
          <w:sz w:val="24"/>
          <w:szCs w:val="24"/>
        </w:rPr>
        <w:t>:</w:t>
      </w:r>
      <w:r w:rsidRPr="00042C54">
        <w:rPr>
          <w:sz w:val="24"/>
          <w:szCs w:val="24"/>
        </w:rPr>
        <w:t xml:space="preserve"> Check whether the queue is empty</w:t>
      </w:r>
    </w:p>
    <w:p w14:paraId="62BE3E25" w14:textId="517EB6AF" w:rsidR="00042C54" w:rsidRDefault="00042C54" w:rsidP="00042C54">
      <w:pPr>
        <w:numPr>
          <w:ilvl w:val="0"/>
          <w:numId w:val="1"/>
        </w:numPr>
        <w:tabs>
          <w:tab w:val="left" w:pos="3312"/>
        </w:tabs>
        <w:rPr>
          <w:sz w:val="24"/>
          <w:szCs w:val="24"/>
        </w:rPr>
      </w:pPr>
      <w:proofErr w:type="spellStart"/>
      <w:r w:rsidRPr="00042C54">
        <w:rPr>
          <w:b/>
          <w:bCs/>
          <w:sz w:val="24"/>
          <w:szCs w:val="24"/>
        </w:rPr>
        <w:t>isFull</w:t>
      </w:r>
      <w:proofErr w:type="spellEnd"/>
      <w:r w:rsidRPr="00042C54">
        <w:rPr>
          <w:sz w:val="24"/>
          <w:szCs w:val="24"/>
        </w:rPr>
        <w:t xml:space="preserve"> </w:t>
      </w:r>
      <w:r>
        <w:rPr>
          <w:sz w:val="24"/>
          <w:szCs w:val="24"/>
        </w:rPr>
        <w:t>:</w:t>
      </w:r>
      <w:r w:rsidRPr="00042C54">
        <w:rPr>
          <w:sz w:val="24"/>
          <w:szCs w:val="24"/>
        </w:rPr>
        <w:t>Check whether the queue is full (in array implementation)</w:t>
      </w:r>
    </w:p>
    <w:p w14:paraId="1B2EBC53" w14:textId="0008DC8C" w:rsidR="00042C54" w:rsidRDefault="00042C54" w:rsidP="00042C54">
      <w:pPr>
        <w:tabs>
          <w:tab w:val="left" w:pos="3312"/>
        </w:tabs>
        <w:rPr>
          <w:sz w:val="24"/>
          <w:szCs w:val="24"/>
        </w:rPr>
      </w:pPr>
      <w:r>
        <w:rPr>
          <w:b/>
          <w:bCs/>
          <w:sz w:val="24"/>
          <w:szCs w:val="24"/>
        </w:rPr>
        <w:t>Implementation of Queue</w:t>
      </w:r>
      <w:r w:rsidRPr="00042C54">
        <w:rPr>
          <w:sz w:val="24"/>
          <w:szCs w:val="24"/>
        </w:rPr>
        <w:t>:</w:t>
      </w:r>
    </w:p>
    <w:p w14:paraId="6AB2C5DB" w14:textId="77777777" w:rsidR="00042C54" w:rsidRPr="00042C54" w:rsidRDefault="00042C54" w:rsidP="00042C54">
      <w:pPr>
        <w:tabs>
          <w:tab w:val="left" w:pos="3312"/>
        </w:tabs>
        <w:rPr>
          <w:sz w:val="24"/>
          <w:szCs w:val="24"/>
        </w:rPr>
      </w:pPr>
      <w:r w:rsidRPr="00042C54">
        <w:rPr>
          <w:sz w:val="24"/>
          <w:szCs w:val="24"/>
        </w:rPr>
        <w:t>Queue implementation is the process of representing a queue data structure in a programming language using either arrays or linked lists, so that the FIFO (First In, First Out) principle can be maintained.</w:t>
      </w:r>
    </w:p>
    <w:p w14:paraId="56EA2224" w14:textId="77777777" w:rsidR="00042C54" w:rsidRDefault="00042C54" w:rsidP="00042C54">
      <w:pPr>
        <w:numPr>
          <w:ilvl w:val="0"/>
          <w:numId w:val="2"/>
        </w:numPr>
        <w:tabs>
          <w:tab w:val="left" w:pos="3312"/>
        </w:tabs>
        <w:rPr>
          <w:sz w:val="24"/>
          <w:szCs w:val="24"/>
        </w:rPr>
      </w:pPr>
      <w:r w:rsidRPr="00042C54">
        <w:rPr>
          <w:b/>
          <w:bCs/>
          <w:sz w:val="24"/>
          <w:szCs w:val="24"/>
        </w:rPr>
        <w:t>Array implementation:</w:t>
      </w:r>
      <w:r w:rsidRPr="00042C54">
        <w:rPr>
          <w:sz w:val="24"/>
          <w:szCs w:val="24"/>
        </w:rPr>
        <w:t xml:space="preserve"> </w:t>
      </w:r>
    </w:p>
    <w:p w14:paraId="675D5220" w14:textId="12FA423B" w:rsidR="00042C54" w:rsidRPr="00042C54" w:rsidRDefault="00042C54" w:rsidP="00042C54">
      <w:pPr>
        <w:tabs>
          <w:tab w:val="left" w:pos="3312"/>
        </w:tabs>
        <w:rPr>
          <w:sz w:val="24"/>
          <w:szCs w:val="24"/>
        </w:rPr>
      </w:pPr>
      <w:r>
        <w:rPr>
          <w:sz w:val="24"/>
          <w:szCs w:val="24"/>
        </w:rPr>
        <w:t>It u</w:t>
      </w:r>
      <w:r w:rsidRPr="00042C54">
        <w:rPr>
          <w:sz w:val="24"/>
          <w:szCs w:val="24"/>
        </w:rPr>
        <w:t>ses a fixed-size array with front and rear pointers to add (enqueue) and remove (dequeue) elements.</w:t>
      </w:r>
    </w:p>
    <w:p w14:paraId="75E693FD" w14:textId="77777777" w:rsidR="00042C54" w:rsidRDefault="00042C54" w:rsidP="00042C54">
      <w:pPr>
        <w:numPr>
          <w:ilvl w:val="0"/>
          <w:numId w:val="2"/>
        </w:numPr>
        <w:tabs>
          <w:tab w:val="left" w:pos="3312"/>
        </w:tabs>
        <w:rPr>
          <w:sz w:val="24"/>
          <w:szCs w:val="24"/>
        </w:rPr>
      </w:pPr>
      <w:r w:rsidRPr="00042C54">
        <w:rPr>
          <w:b/>
          <w:bCs/>
          <w:sz w:val="24"/>
          <w:szCs w:val="24"/>
        </w:rPr>
        <w:t>Linked list implementation:</w:t>
      </w:r>
      <w:r w:rsidRPr="00042C54">
        <w:rPr>
          <w:sz w:val="24"/>
          <w:szCs w:val="24"/>
        </w:rPr>
        <w:t xml:space="preserve"> </w:t>
      </w:r>
    </w:p>
    <w:p w14:paraId="02248CB1" w14:textId="58E00CAC" w:rsidR="00042C54" w:rsidRDefault="00042C54" w:rsidP="00042C54">
      <w:pPr>
        <w:tabs>
          <w:tab w:val="left" w:pos="3312"/>
        </w:tabs>
        <w:rPr>
          <w:sz w:val="24"/>
          <w:szCs w:val="24"/>
        </w:rPr>
      </w:pPr>
      <w:r>
        <w:rPr>
          <w:sz w:val="24"/>
          <w:szCs w:val="24"/>
        </w:rPr>
        <w:t>It u</w:t>
      </w:r>
      <w:r w:rsidRPr="00042C54">
        <w:rPr>
          <w:sz w:val="24"/>
          <w:szCs w:val="24"/>
        </w:rPr>
        <w:t>ses nodes with data and next pointers, with front and rear references, allowing dynamic memory allocation.</w:t>
      </w:r>
    </w:p>
    <w:p w14:paraId="5975C483" w14:textId="2CE413F4" w:rsidR="00042C54" w:rsidRDefault="00186BDE" w:rsidP="00042C54">
      <w:pPr>
        <w:tabs>
          <w:tab w:val="left" w:pos="3312"/>
        </w:tabs>
        <w:rPr>
          <w:b/>
          <w:bCs/>
          <w:sz w:val="24"/>
          <w:szCs w:val="24"/>
        </w:rPr>
      </w:pPr>
      <w:r w:rsidRPr="00186BDE">
        <w:rPr>
          <w:b/>
          <w:bCs/>
          <w:sz w:val="24"/>
          <w:szCs w:val="24"/>
        </w:rPr>
        <w:t>Linear Queue:</w:t>
      </w:r>
    </w:p>
    <w:p w14:paraId="05436A9A" w14:textId="77777777" w:rsidR="00186BDE" w:rsidRPr="00186BDE" w:rsidRDefault="00186BDE" w:rsidP="00186BDE">
      <w:pPr>
        <w:tabs>
          <w:tab w:val="left" w:pos="3312"/>
        </w:tabs>
        <w:rPr>
          <w:sz w:val="24"/>
          <w:szCs w:val="24"/>
        </w:rPr>
      </w:pPr>
      <w:r w:rsidRPr="00186BDE">
        <w:rPr>
          <w:sz w:val="24"/>
          <w:szCs w:val="24"/>
        </w:rPr>
        <w:t>A Linear Queue is a type of queue data structure in which elements are stored in a sequential (straight-line) order. It follows the FIFO (First In, First Out) principle, meaning the element that is inserted first will be removed first.</w:t>
      </w:r>
    </w:p>
    <w:p w14:paraId="065D5065" w14:textId="77777777" w:rsidR="00186BDE" w:rsidRPr="00186BDE" w:rsidRDefault="00186BDE" w:rsidP="00186BDE">
      <w:pPr>
        <w:numPr>
          <w:ilvl w:val="0"/>
          <w:numId w:val="3"/>
        </w:numPr>
        <w:tabs>
          <w:tab w:val="left" w:pos="3312"/>
        </w:tabs>
        <w:rPr>
          <w:sz w:val="24"/>
          <w:szCs w:val="24"/>
        </w:rPr>
      </w:pPr>
      <w:r w:rsidRPr="00186BDE">
        <w:rPr>
          <w:sz w:val="24"/>
          <w:szCs w:val="24"/>
        </w:rPr>
        <w:t>Insertion (enqueue) is performed at the rear end, and deletion (dequeue) is performed from the front end.</w:t>
      </w:r>
    </w:p>
    <w:p w14:paraId="10F64C19" w14:textId="77777777" w:rsidR="00186BDE" w:rsidRDefault="00186BDE" w:rsidP="00186BDE">
      <w:pPr>
        <w:numPr>
          <w:ilvl w:val="0"/>
          <w:numId w:val="3"/>
        </w:numPr>
        <w:tabs>
          <w:tab w:val="left" w:pos="3312"/>
        </w:tabs>
        <w:rPr>
          <w:sz w:val="24"/>
          <w:szCs w:val="24"/>
        </w:rPr>
      </w:pPr>
      <w:r w:rsidRPr="00186BDE">
        <w:rPr>
          <w:sz w:val="24"/>
          <w:szCs w:val="24"/>
        </w:rPr>
        <w:t>It is usually implemented using a fixed-size array, with two pointers, front and rear, to keep track of the first and last elements.</w:t>
      </w:r>
    </w:p>
    <w:p w14:paraId="1B652159" w14:textId="77777777" w:rsidR="00186BDE" w:rsidRPr="00042C54" w:rsidRDefault="00186BDE" w:rsidP="00042C54">
      <w:pPr>
        <w:tabs>
          <w:tab w:val="left" w:pos="3312"/>
        </w:tabs>
        <w:rPr>
          <w:b/>
          <w:bCs/>
          <w:sz w:val="24"/>
          <w:szCs w:val="24"/>
        </w:rPr>
      </w:pPr>
    </w:p>
    <w:p w14:paraId="4DEC67D8" w14:textId="66810C7C" w:rsidR="00042C54" w:rsidRDefault="00186BDE" w:rsidP="00042C54">
      <w:pPr>
        <w:tabs>
          <w:tab w:val="left" w:pos="3312"/>
        </w:tabs>
        <w:rPr>
          <w:b/>
          <w:bCs/>
          <w:sz w:val="24"/>
          <w:szCs w:val="24"/>
        </w:rPr>
      </w:pPr>
      <w:r w:rsidRPr="00186BDE">
        <w:rPr>
          <w:b/>
          <w:bCs/>
          <w:sz w:val="24"/>
          <w:szCs w:val="24"/>
        </w:rPr>
        <w:lastRenderedPageBreak/>
        <w:t>Circular Queue</w:t>
      </w:r>
      <w:r>
        <w:rPr>
          <w:b/>
          <w:bCs/>
          <w:sz w:val="24"/>
          <w:szCs w:val="24"/>
        </w:rPr>
        <w:t xml:space="preserve"> :</w:t>
      </w:r>
    </w:p>
    <w:p w14:paraId="26DAA8A5" w14:textId="38B5AA5D" w:rsidR="00186BDE" w:rsidRDefault="00186BDE" w:rsidP="00186BDE">
      <w:pPr>
        <w:tabs>
          <w:tab w:val="left" w:pos="3312"/>
        </w:tabs>
        <w:rPr>
          <w:sz w:val="24"/>
          <w:szCs w:val="24"/>
        </w:rPr>
      </w:pPr>
      <w:r w:rsidRPr="00186BDE">
        <w:rPr>
          <w:sz w:val="24"/>
          <w:szCs w:val="24"/>
        </w:rPr>
        <w:t>A Circular Queue is a type of queue in which the last position is connected back to the first position, forming a circle. Like a linear queue, it follows the FIFO (First In, First Out) principle, but it reuses empty space created by dequeued elements, making it more memory-efficient.</w:t>
      </w:r>
      <w:r>
        <w:rPr>
          <w:sz w:val="24"/>
          <w:szCs w:val="24"/>
        </w:rPr>
        <w:t xml:space="preserve"> A circular queue implementation we considered the queue overflow is determine with the following relation :</w:t>
      </w:r>
    </w:p>
    <w:p w14:paraId="6819B376" w14:textId="15433112" w:rsidR="00186BDE" w:rsidRDefault="00186BDE" w:rsidP="00186BDE">
      <w:pPr>
        <w:pStyle w:val="ListParagraph"/>
        <w:numPr>
          <w:ilvl w:val="0"/>
          <w:numId w:val="4"/>
        </w:numPr>
        <w:tabs>
          <w:tab w:val="left" w:pos="3312"/>
        </w:tabs>
        <w:rPr>
          <w:sz w:val="24"/>
          <w:szCs w:val="24"/>
        </w:rPr>
      </w:pPr>
      <w:r>
        <w:rPr>
          <w:sz w:val="24"/>
          <w:szCs w:val="24"/>
        </w:rPr>
        <w:t>rear = (rear+1)%MAXSIZE</w:t>
      </w:r>
      <w:r w:rsidR="00AE64DA">
        <w:rPr>
          <w:sz w:val="24"/>
          <w:szCs w:val="24"/>
        </w:rPr>
        <w:t xml:space="preserve"> (Overflow Queue)</w:t>
      </w:r>
    </w:p>
    <w:p w14:paraId="16F162CA" w14:textId="1F435D25" w:rsidR="00186BDE" w:rsidRDefault="00186BDE" w:rsidP="00186BDE">
      <w:pPr>
        <w:pStyle w:val="ListParagraph"/>
        <w:numPr>
          <w:ilvl w:val="0"/>
          <w:numId w:val="4"/>
        </w:numPr>
        <w:tabs>
          <w:tab w:val="left" w:pos="3312"/>
        </w:tabs>
        <w:rPr>
          <w:sz w:val="24"/>
          <w:szCs w:val="24"/>
        </w:rPr>
      </w:pPr>
      <w:r>
        <w:rPr>
          <w:sz w:val="24"/>
          <w:szCs w:val="24"/>
        </w:rPr>
        <w:t>rear = front=MAXSIZE-1</w:t>
      </w:r>
      <w:r w:rsidR="00AE64DA">
        <w:rPr>
          <w:sz w:val="24"/>
          <w:szCs w:val="24"/>
        </w:rPr>
        <w:t>(Underflow Queue)</w:t>
      </w:r>
    </w:p>
    <w:p w14:paraId="635082E5" w14:textId="77777777" w:rsidR="00AE64DA" w:rsidRPr="00AE64DA" w:rsidRDefault="00AE64DA" w:rsidP="00AE64DA">
      <w:pPr>
        <w:tabs>
          <w:tab w:val="left" w:pos="3312"/>
        </w:tabs>
        <w:rPr>
          <w:b/>
          <w:bCs/>
          <w:sz w:val="24"/>
          <w:szCs w:val="24"/>
        </w:rPr>
      </w:pPr>
      <w:r w:rsidRPr="00AE64DA">
        <w:rPr>
          <w:b/>
          <w:bCs/>
          <w:sz w:val="24"/>
          <w:szCs w:val="24"/>
        </w:rPr>
        <w:t>Initialization of Circular Queue:</w:t>
      </w:r>
    </w:p>
    <w:p w14:paraId="22BA75E4" w14:textId="77777777" w:rsidR="00AE64DA" w:rsidRPr="00AE64DA" w:rsidRDefault="00AE64DA" w:rsidP="00AE64DA">
      <w:pPr>
        <w:tabs>
          <w:tab w:val="left" w:pos="3312"/>
        </w:tabs>
        <w:rPr>
          <w:sz w:val="24"/>
          <w:szCs w:val="24"/>
        </w:rPr>
      </w:pPr>
      <w:r w:rsidRPr="00AE64DA">
        <w:rPr>
          <w:sz w:val="24"/>
          <w:szCs w:val="24"/>
        </w:rPr>
        <w:t>When we create a circular queue, we need to set up the following:</w:t>
      </w:r>
    </w:p>
    <w:p w14:paraId="6649787A" w14:textId="06D4AACA" w:rsidR="00AE64DA" w:rsidRPr="00AE64DA" w:rsidRDefault="00AE64DA" w:rsidP="00AE64DA">
      <w:pPr>
        <w:numPr>
          <w:ilvl w:val="0"/>
          <w:numId w:val="5"/>
        </w:numPr>
        <w:tabs>
          <w:tab w:val="left" w:pos="3312"/>
        </w:tabs>
        <w:rPr>
          <w:sz w:val="24"/>
          <w:szCs w:val="24"/>
        </w:rPr>
      </w:pPr>
      <w:r w:rsidRPr="00AE64DA">
        <w:rPr>
          <w:b/>
          <w:bCs/>
          <w:sz w:val="24"/>
          <w:szCs w:val="24"/>
        </w:rPr>
        <w:t>Queue Array</w:t>
      </w:r>
      <w:r>
        <w:rPr>
          <w:b/>
          <w:bCs/>
          <w:sz w:val="24"/>
          <w:szCs w:val="24"/>
        </w:rPr>
        <w:t xml:space="preserve"> </w:t>
      </w:r>
      <w:r w:rsidRPr="00AE64DA">
        <w:rPr>
          <w:b/>
          <w:bCs/>
          <w:sz w:val="24"/>
          <w:szCs w:val="24"/>
        </w:rPr>
        <w:t>:</w:t>
      </w:r>
      <w:r>
        <w:rPr>
          <w:sz w:val="24"/>
          <w:szCs w:val="24"/>
        </w:rPr>
        <w:t xml:space="preserve"> </w:t>
      </w:r>
      <w:r w:rsidRPr="00AE64DA">
        <w:rPr>
          <w:sz w:val="24"/>
          <w:szCs w:val="24"/>
        </w:rPr>
        <w:t>It</w:t>
      </w:r>
      <w:r w:rsidRPr="00AE64DA">
        <w:rPr>
          <w:sz w:val="24"/>
          <w:szCs w:val="24"/>
        </w:rPr>
        <w:t xml:space="preserve"> </w:t>
      </w:r>
      <w:r w:rsidRPr="00AE64DA">
        <w:rPr>
          <w:sz w:val="24"/>
          <w:szCs w:val="24"/>
        </w:rPr>
        <w:t>a</w:t>
      </w:r>
      <w:r w:rsidRPr="00AE64DA">
        <w:rPr>
          <w:sz w:val="24"/>
          <w:szCs w:val="24"/>
        </w:rPr>
        <w:t>llocate an array of fixed size to store elements.</w:t>
      </w:r>
    </w:p>
    <w:p w14:paraId="2B9FD98E" w14:textId="17382AE7" w:rsidR="00AE64DA" w:rsidRPr="00AE64DA" w:rsidRDefault="00AE64DA" w:rsidP="00AE64DA">
      <w:pPr>
        <w:numPr>
          <w:ilvl w:val="0"/>
          <w:numId w:val="5"/>
        </w:numPr>
        <w:tabs>
          <w:tab w:val="left" w:pos="3312"/>
        </w:tabs>
        <w:rPr>
          <w:sz w:val="24"/>
          <w:szCs w:val="24"/>
        </w:rPr>
      </w:pPr>
      <w:r w:rsidRPr="00AE64DA">
        <w:rPr>
          <w:b/>
          <w:bCs/>
          <w:sz w:val="24"/>
          <w:szCs w:val="24"/>
        </w:rPr>
        <w:t>Front Pointer (front)</w:t>
      </w:r>
      <w:r>
        <w:rPr>
          <w:b/>
          <w:bCs/>
          <w:sz w:val="24"/>
          <w:szCs w:val="24"/>
        </w:rPr>
        <w:t xml:space="preserve"> </w:t>
      </w:r>
      <w:r w:rsidRPr="00AE64DA">
        <w:rPr>
          <w:b/>
          <w:bCs/>
          <w:sz w:val="24"/>
          <w:szCs w:val="24"/>
        </w:rPr>
        <w:t>:</w:t>
      </w:r>
      <w:r>
        <w:rPr>
          <w:b/>
          <w:bCs/>
          <w:sz w:val="24"/>
          <w:szCs w:val="24"/>
        </w:rPr>
        <w:t xml:space="preserve"> </w:t>
      </w:r>
      <w:r w:rsidRPr="00AE64DA">
        <w:rPr>
          <w:sz w:val="24"/>
          <w:szCs w:val="24"/>
        </w:rPr>
        <w:t>It</w:t>
      </w:r>
      <w:r w:rsidRPr="00AE64DA">
        <w:rPr>
          <w:sz w:val="24"/>
          <w:szCs w:val="24"/>
        </w:rPr>
        <w:t xml:space="preserve"> </w:t>
      </w:r>
      <w:r>
        <w:rPr>
          <w:sz w:val="24"/>
          <w:szCs w:val="24"/>
        </w:rPr>
        <w:t>p</w:t>
      </w:r>
      <w:r w:rsidRPr="00AE64DA">
        <w:rPr>
          <w:sz w:val="24"/>
          <w:szCs w:val="24"/>
        </w:rPr>
        <w:t>oints to the first element in the queue. Initially, set it to -1 to indicate the queue is empty.</w:t>
      </w:r>
    </w:p>
    <w:p w14:paraId="2E69F261" w14:textId="3678436E" w:rsidR="00AE64DA" w:rsidRPr="00AE64DA" w:rsidRDefault="00AE64DA" w:rsidP="00AE64DA">
      <w:pPr>
        <w:numPr>
          <w:ilvl w:val="0"/>
          <w:numId w:val="5"/>
        </w:numPr>
        <w:tabs>
          <w:tab w:val="left" w:pos="3312"/>
        </w:tabs>
        <w:rPr>
          <w:sz w:val="24"/>
          <w:szCs w:val="24"/>
        </w:rPr>
      </w:pPr>
      <w:r w:rsidRPr="00AE64DA">
        <w:rPr>
          <w:b/>
          <w:bCs/>
          <w:sz w:val="24"/>
          <w:szCs w:val="24"/>
        </w:rPr>
        <w:t>Rear Pointer (rear)</w:t>
      </w:r>
      <w:r>
        <w:rPr>
          <w:b/>
          <w:bCs/>
          <w:sz w:val="24"/>
          <w:szCs w:val="24"/>
        </w:rPr>
        <w:t xml:space="preserve"> </w:t>
      </w:r>
      <w:r w:rsidRPr="00AE64DA">
        <w:rPr>
          <w:b/>
          <w:bCs/>
          <w:sz w:val="24"/>
          <w:szCs w:val="24"/>
        </w:rPr>
        <w:t>:</w:t>
      </w:r>
      <w:r w:rsidRPr="00AE64DA">
        <w:rPr>
          <w:sz w:val="24"/>
          <w:szCs w:val="24"/>
        </w:rPr>
        <w:t xml:space="preserve"> </w:t>
      </w:r>
      <w:r>
        <w:rPr>
          <w:sz w:val="24"/>
          <w:szCs w:val="24"/>
        </w:rPr>
        <w:t>It p</w:t>
      </w:r>
      <w:r w:rsidRPr="00AE64DA">
        <w:rPr>
          <w:sz w:val="24"/>
          <w:szCs w:val="24"/>
        </w:rPr>
        <w:t>oints to the last element in the queue. Initially, set it to -1 as well.</w:t>
      </w:r>
    </w:p>
    <w:p w14:paraId="31844C41" w14:textId="3EBFAF38" w:rsidR="00AE64DA" w:rsidRDefault="00AE64DA" w:rsidP="00AE64DA">
      <w:pPr>
        <w:numPr>
          <w:ilvl w:val="0"/>
          <w:numId w:val="5"/>
        </w:numPr>
        <w:tabs>
          <w:tab w:val="left" w:pos="3312"/>
        </w:tabs>
        <w:rPr>
          <w:sz w:val="24"/>
          <w:szCs w:val="24"/>
        </w:rPr>
      </w:pPr>
      <w:r w:rsidRPr="00AE64DA">
        <w:rPr>
          <w:b/>
          <w:bCs/>
          <w:sz w:val="24"/>
          <w:szCs w:val="24"/>
        </w:rPr>
        <w:t>Size (n)</w:t>
      </w:r>
      <w:r>
        <w:rPr>
          <w:b/>
          <w:bCs/>
          <w:sz w:val="24"/>
          <w:szCs w:val="24"/>
        </w:rPr>
        <w:t xml:space="preserve"> </w:t>
      </w:r>
      <w:r w:rsidRPr="00AE64DA">
        <w:rPr>
          <w:b/>
          <w:bCs/>
          <w:sz w:val="24"/>
          <w:szCs w:val="24"/>
        </w:rPr>
        <w:t>:</w:t>
      </w:r>
      <w:r w:rsidRPr="00AE64DA">
        <w:rPr>
          <w:sz w:val="24"/>
          <w:szCs w:val="24"/>
        </w:rPr>
        <w:t xml:space="preserve"> Maximum number of elements the queue can hold.</w:t>
      </w:r>
    </w:p>
    <w:p w14:paraId="740A91D1" w14:textId="77777777" w:rsidR="00AE64DA" w:rsidRPr="00AE64DA" w:rsidRDefault="00AE64DA" w:rsidP="00AE64DA">
      <w:pPr>
        <w:tabs>
          <w:tab w:val="left" w:pos="3312"/>
        </w:tabs>
        <w:rPr>
          <w:b/>
          <w:bCs/>
          <w:sz w:val="24"/>
          <w:szCs w:val="24"/>
        </w:rPr>
      </w:pPr>
      <w:r w:rsidRPr="00AE64DA">
        <w:rPr>
          <w:b/>
          <w:bCs/>
          <w:sz w:val="24"/>
          <w:szCs w:val="24"/>
        </w:rPr>
        <w:t>Declaration of Circular Queue:</w:t>
      </w:r>
    </w:p>
    <w:p w14:paraId="5488F16A" w14:textId="77777777" w:rsidR="00AE64DA" w:rsidRPr="00AE64DA" w:rsidRDefault="00AE64DA" w:rsidP="00AE64DA">
      <w:pPr>
        <w:tabs>
          <w:tab w:val="left" w:pos="3312"/>
        </w:tabs>
        <w:rPr>
          <w:sz w:val="24"/>
          <w:szCs w:val="24"/>
        </w:rPr>
      </w:pPr>
      <w:r w:rsidRPr="00AE64DA">
        <w:rPr>
          <w:sz w:val="24"/>
          <w:szCs w:val="24"/>
        </w:rPr>
        <w:t>When we declare a circular queue, we define the array and pointers needed to manage the queue efficiently. The declaration involves the following steps:</w:t>
      </w:r>
    </w:p>
    <w:p w14:paraId="040988CC" w14:textId="0C4C2D4E" w:rsidR="00AE64DA" w:rsidRPr="00AE64DA" w:rsidRDefault="00AE64DA" w:rsidP="00AE64DA">
      <w:pPr>
        <w:numPr>
          <w:ilvl w:val="0"/>
          <w:numId w:val="6"/>
        </w:numPr>
        <w:tabs>
          <w:tab w:val="left" w:pos="3312"/>
        </w:tabs>
        <w:rPr>
          <w:sz w:val="24"/>
          <w:szCs w:val="24"/>
        </w:rPr>
      </w:pPr>
      <w:r w:rsidRPr="00AE64DA">
        <w:rPr>
          <w:b/>
          <w:bCs/>
          <w:sz w:val="24"/>
          <w:szCs w:val="24"/>
        </w:rPr>
        <w:t>Queue Array</w:t>
      </w:r>
      <w:r>
        <w:rPr>
          <w:b/>
          <w:bCs/>
          <w:sz w:val="24"/>
          <w:szCs w:val="24"/>
        </w:rPr>
        <w:t xml:space="preserve"> </w:t>
      </w:r>
      <w:r w:rsidRPr="00AE64DA">
        <w:rPr>
          <w:b/>
          <w:bCs/>
          <w:sz w:val="24"/>
          <w:szCs w:val="24"/>
        </w:rPr>
        <w:t>:</w:t>
      </w:r>
      <w:r>
        <w:rPr>
          <w:sz w:val="24"/>
          <w:szCs w:val="24"/>
        </w:rPr>
        <w:t xml:space="preserve"> It a</w:t>
      </w:r>
      <w:r w:rsidRPr="00AE64DA">
        <w:rPr>
          <w:sz w:val="24"/>
          <w:szCs w:val="24"/>
        </w:rPr>
        <w:t>llocate</w:t>
      </w:r>
      <w:r>
        <w:rPr>
          <w:sz w:val="24"/>
          <w:szCs w:val="24"/>
        </w:rPr>
        <w:t>s</w:t>
      </w:r>
      <w:r w:rsidRPr="00AE64DA">
        <w:rPr>
          <w:sz w:val="24"/>
          <w:szCs w:val="24"/>
        </w:rPr>
        <w:t xml:space="preserve"> an array of fixed size to store the elements of the queue.</w:t>
      </w:r>
    </w:p>
    <w:p w14:paraId="18CE6635" w14:textId="1B3E5304" w:rsidR="00AE64DA" w:rsidRPr="00AE64DA" w:rsidRDefault="00AE64DA" w:rsidP="00AE64DA">
      <w:pPr>
        <w:numPr>
          <w:ilvl w:val="0"/>
          <w:numId w:val="6"/>
        </w:numPr>
        <w:tabs>
          <w:tab w:val="left" w:pos="3312"/>
        </w:tabs>
        <w:rPr>
          <w:sz w:val="24"/>
          <w:szCs w:val="24"/>
        </w:rPr>
      </w:pPr>
      <w:r w:rsidRPr="00AE64DA">
        <w:rPr>
          <w:b/>
          <w:bCs/>
          <w:sz w:val="24"/>
          <w:szCs w:val="24"/>
        </w:rPr>
        <w:t>Front Pointer (front)</w:t>
      </w:r>
      <w:r>
        <w:rPr>
          <w:b/>
          <w:bCs/>
          <w:sz w:val="24"/>
          <w:szCs w:val="24"/>
        </w:rPr>
        <w:t xml:space="preserve"> </w:t>
      </w:r>
      <w:r w:rsidRPr="00AE64DA">
        <w:rPr>
          <w:b/>
          <w:bCs/>
          <w:sz w:val="24"/>
          <w:szCs w:val="24"/>
        </w:rPr>
        <w:t>:</w:t>
      </w:r>
      <w:r>
        <w:rPr>
          <w:b/>
          <w:bCs/>
          <w:sz w:val="24"/>
          <w:szCs w:val="24"/>
        </w:rPr>
        <w:t xml:space="preserve"> </w:t>
      </w:r>
      <w:r w:rsidRPr="00AE64DA">
        <w:rPr>
          <w:sz w:val="24"/>
          <w:szCs w:val="24"/>
        </w:rPr>
        <w:t>It p</w:t>
      </w:r>
      <w:r w:rsidRPr="00AE64DA">
        <w:rPr>
          <w:sz w:val="24"/>
          <w:szCs w:val="24"/>
        </w:rPr>
        <w:t>oints to the first element in the queue.</w:t>
      </w:r>
    </w:p>
    <w:p w14:paraId="7687CB2C" w14:textId="39D5C335" w:rsidR="00AE64DA" w:rsidRPr="00AE64DA" w:rsidRDefault="00AE64DA" w:rsidP="00AE64DA">
      <w:pPr>
        <w:numPr>
          <w:ilvl w:val="0"/>
          <w:numId w:val="6"/>
        </w:numPr>
        <w:tabs>
          <w:tab w:val="left" w:pos="3312"/>
        </w:tabs>
        <w:rPr>
          <w:sz w:val="24"/>
          <w:szCs w:val="24"/>
        </w:rPr>
      </w:pPr>
      <w:r w:rsidRPr="00AE64DA">
        <w:rPr>
          <w:b/>
          <w:bCs/>
          <w:sz w:val="24"/>
          <w:szCs w:val="24"/>
        </w:rPr>
        <w:t>Rear Pointer (re</w:t>
      </w:r>
      <w:r>
        <w:rPr>
          <w:b/>
          <w:bCs/>
          <w:sz w:val="24"/>
          <w:szCs w:val="24"/>
        </w:rPr>
        <w:t xml:space="preserve">ar) : </w:t>
      </w:r>
      <w:r w:rsidRPr="00AE64DA">
        <w:rPr>
          <w:sz w:val="24"/>
          <w:szCs w:val="24"/>
        </w:rPr>
        <w:t>It p</w:t>
      </w:r>
      <w:r w:rsidRPr="00AE64DA">
        <w:rPr>
          <w:sz w:val="24"/>
          <w:szCs w:val="24"/>
        </w:rPr>
        <w:t>oints to the last element in the queue.</w:t>
      </w:r>
    </w:p>
    <w:p w14:paraId="6F37B1D6" w14:textId="269063AA" w:rsidR="00AE64DA" w:rsidRPr="00AE64DA" w:rsidRDefault="00AE64DA" w:rsidP="00AE64DA">
      <w:pPr>
        <w:numPr>
          <w:ilvl w:val="0"/>
          <w:numId w:val="6"/>
        </w:numPr>
        <w:tabs>
          <w:tab w:val="left" w:pos="3312"/>
        </w:tabs>
        <w:rPr>
          <w:sz w:val="24"/>
          <w:szCs w:val="24"/>
        </w:rPr>
      </w:pPr>
      <w:r w:rsidRPr="00AE64DA">
        <w:rPr>
          <w:b/>
          <w:bCs/>
          <w:sz w:val="24"/>
          <w:szCs w:val="24"/>
        </w:rPr>
        <w:t>Size (optional)</w:t>
      </w:r>
      <w:r>
        <w:rPr>
          <w:b/>
          <w:bCs/>
          <w:sz w:val="24"/>
          <w:szCs w:val="24"/>
        </w:rPr>
        <w:t xml:space="preserve"> </w:t>
      </w:r>
      <w:r w:rsidRPr="00AE64DA">
        <w:rPr>
          <w:b/>
          <w:bCs/>
          <w:sz w:val="24"/>
          <w:szCs w:val="24"/>
        </w:rPr>
        <w:t>:</w:t>
      </w:r>
      <w:r>
        <w:rPr>
          <w:b/>
          <w:bCs/>
          <w:sz w:val="24"/>
          <w:szCs w:val="24"/>
        </w:rPr>
        <w:t xml:space="preserve"> </w:t>
      </w:r>
      <w:r w:rsidRPr="00AE64DA">
        <w:rPr>
          <w:sz w:val="24"/>
          <w:szCs w:val="24"/>
        </w:rPr>
        <w:t>The maximum number of elements the queue can hold.</w:t>
      </w:r>
    </w:p>
    <w:p w14:paraId="2D848A79" w14:textId="65CD5DA1" w:rsidR="00186BDE" w:rsidRPr="00186BDE" w:rsidRDefault="00D33004" w:rsidP="00186BDE">
      <w:pPr>
        <w:tabs>
          <w:tab w:val="left" w:pos="3312"/>
        </w:tabs>
        <w:rPr>
          <w:b/>
          <w:bCs/>
          <w:sz w:val="24"/>
          <w:szCs w:val="24"/>
        </w:rPr>
      </w:pPr>
      <w:r w:rsidRPr="00D33004">
        <w:rPr>
          <w:b/>
          <w:bCs/>
          <w:sz w:val="24"/>
          <w:szCs w:val="24"/>
        </w:rPr>
        <w:t>Priority Queue :</w:t>
      </w:r>
    </w:p>
    <w:p w14:paraId="58D96D12" w14:textId="2A992AE7" w:rsidR="00186BDE" w:rsidRDefault="001D4D4B" w:rsidP="00042C54">
      <w:pPr>
        <w:tabs>
          <w:tab w:val="left" w:pos="3312"/>
        </w:tabs>
        <w:rPr>
          <w:sz w:val="24"/>
          <w:szCs w:val="24"/>
        </w:rPr>
      </w:pPr>
      <w:r w:rsidRPr="001D4D4B">
        <w:rPr>
          <w:sz w:val="24"/>
          <w:szCs w:val="24"/>
        </w:rPr>
        <w:t>A Priority Queue is a special type of queue in which each element is assigned a priority, and elements are removed from the queue based on their priority rather than their order of insertion. If two elements have the same priority, they are processed according to the FIFO (First In, First Out) principle.</w:t>
      </w:r>
    </w:p>
    <w:p w14:paraId="1A25F0D2" w14:textId="77777777" w:rsidR="002F2605" w:rsidRDefault="002F2605" w:rsidP="00042C54">
      <w:pPr>
        <w:tabs>
          <w:tab w:val="left" w:pos="3312"/>
        </w:tabs>
        <w:rPr>
          <w:sz w:val="24"/>
          <w:szCs w:val="24"/>
        </w:rPr>
      </w:pPr>
    </w:p>
    <w:p w14:paraId="21B109F7" w14:textId="77777777" w:rsidR="002F2605" w:rsidRDefault="002F2605" w:rsidP="00042C54">
      <w:pPr>
        <w:tabs>
          <w:tab w:val="left" w:pos="3312"/>
        </w:tabs>
        <w:rPr>
          <w:sz w:val="24"/>
          <w:szCs w:val="24"/>
        </w:rPr>
      </w:pPr>
    </w:p>
    <w:p w14:paraId="3E0FB69D" w14:textId="77777777" w:rsidR="002F2605" w:rsidRDefault="002F2605" w:rsidP="00042C54">
      <w:pPr>
        <w:tabs>
          <w:tab w:val="left" w:pos="3312"/>
        </w:tabs>
        <w:rPr>
          <w:sz w:val="24"/>
          <w:szCs w:val="24"/>
        </w:rPr>
      </w:pPr>
    </w:p>
    <w:p w14:paraId="0DA06F13" w14:textId="77777777" w:rsidR="00D464DD" w:rsidRPr="00D464DD" w:rsidRDefault="00D464DD" w:rsidP="00D464DD">
      <w:pPr>
        <w:tabs>
          <w:tab w:val="left" w:pos="3312"/>
        </w:tabs>
        <w:rPr>
          <w:b/>
          <w:bCs/>
          <w:sz w:val="24"/>
          <w:szCs w:val="24"/>
        </w:rPr>
      </w:pPr>
      <w:r w:rsidRPr="00D464DD">
        <w:rPr>
          <w:b/>
          <w:bCs/>
          <w:sz w:val="24"/>
          <w:szCs w:val="24"/>
        </w:rPr>
        <w:lastRenderedPageBreak/>
        <w:t>Ascending Priority Queue (Min Priority Queue):</w:t>
      </w:r>
    </w:p>
    <w:p w14:paraId="5ED1D63C" w14:textId="77777777" w:rsidR="00D464DD" w:rsidRPr="00D464DD" w:rsidRDefault="00D464DD" w:rsidP="00D464DD">
      <w:pPr>
        <w:tabs>
          <w:tab w:val="left" w:pos="3312"/>
        </w:tabs>
        <w:rPr>
          <w:sz w:val="24"/>
          <w:szCs w:val="24"/>
        </w:rPr>
      </w:pPr>
      <w:r w:rsidRPr="00D464DD">
        <w:rPr>
          <w:sz w:val="24"/>
          <w:szCs w:val="24"/>
        </w:rPr>
        <w:t>An Ascending Priority Queue is a type of priority queue in which the element with the smallest (lowest) priority value is removed first. This means elements are processed in increasing order of priority, and if two elements have the same priority, they follow the FIFO principle.</w:t>
      </w:r>
    </w:p>
    <w:p w14:paraId="3953508A" w14:textId="2DBDF24C" w:rsidR="00C7632A" w:rsidRDefault="00E924AB" w:rsidP="00042C54">
      <w:pPr>
        <w:tabs>
          <w:tab w:val="left" w:pos="3312"/>
        </w:tabs>
        <w:rPr>
          <w:b/>
          <w:bCs/>
          <w:sz w:val="24"/>
          <w:szCs w:val="24"/>
        </w:rPr>
      </w:pPr>
      <w:r w:rsidRPr="00E924AB">
        <w:rPr>
          <w:b/>
          <w:bCs/>
          <w:sz w:val="24"/>
          <w:szCs w:val="24"/>
        </w:rPr>
        <w:t>Descending Priority Queue (Max Priority Queue):</w:t>
      </w:r>
    </w:p>
    <w:p w14:paraId="2A517831" w14:textId="739A7D02" w:rsidR="00A917B4" w:rsidRPr="00042C54" w:rsidRDefault="00A917B4" w:rsidP="00042C54">
      <w:pPr>
        <w:tabs>
          <w:tab w:val="left" w:pos="3312"/>
        </w:tabs>
        <w:rPr>
          <w:sz w:val="24"/>
          <w:szCs w:val="24"/>
        </w:rPr>
      </w:pPr>
      <w:r w:rsidRPr="00A917B4">
        <w:rPr>
          <w:sz w:val="24"/>
          <w:szCs w:val="24"/>
        </w:rPr>
        <w:t>A Descending Priority Queue is a type of priority queue in which the element with the largest (highest) priority value is removed first. This means elements are processed in decreasing order of priority, and if two elements have the same priority, they follow the FIFO principle.</w:t>
      </w:r>
    </w:p>
    <w:p w14:paraId="5D3DB355" w14:textId="2065DAF6" w:rsidR="00042C54" w:rsidRDefault="007125FE" w:rsidP="00042C54">
      <w:pPr>
        <w:tabs>
          <w:tab w:val="left" w:pos="3312"/>
        </w:tabs>
        <w:rPr>
          <w:b/>
          <w:bCs/>
          <w:sz w:val="24"/>
          <w:szCs w:val="24"/>
        </w:rPr>
      </w:pPr>
      <w:r w:rsidRPr="007125FE">
        <w:rPr>
          <w:b/>
          <w:bCs/>
          <w:sz w:val="24"/>
          <w:szCs w:val="24"/>
        </w:rPr>
        <w:t>Data Type</w:t>
      </w:r>
      <w:r>
        <w:rPr>
          <w:b/>
          <w:bCs/>
          <w:sz w:val="24"/>
          <w:szCs w:val="24"/>
        </w:rPr>
        <w:t xml:space="preserve"> : </w:t>
      </w:r>
    </w:p>
    <w:p w14:paraId="23E25751" w14:textId="60A70E3F" w:rsidR="007125FE" w:rsidRDefault="00DF0EE4" w:rsidP="00042C54">
      <w:pPr>
        <w:tabs>
          <w:tab w:val="left" w:pos="3312"/>
        </w:tabs>
        <w:rPr>
          <w:sz w:val="24"/>
          <w:szCs w:val="24"/>
        </w:rPr>
      </w:pPr>
      <w:r w:rsidRPr="00D94997">
        <w:rPr>
          <w:sz w:val="24"/>
          <w:szCs w:val="24"/>
        </w:rPr>
        <w:t>A Priority Queue is an abstract data type (ADT)</w:t>
      </w:r>
      <w:r w:rsidR="00C27D4F" w:rsidRPr="00D94997">
        <w:rPr>
          <w:sz w:val="24"/>
          <w:szCs w:val="24"/>
        </w:rPr>
        <w:t xml:space="preserve"> in which each element is associated</w:t>
      </w:r>
      <w:r w:rsidR="00DD4535" w:rsidRPr="00D94997">
        <w:rPr>
          <w:sz w:val="24"/>
          <w:szCs w:val="24"/>
        </w:rPr>
        <w:t xml:space="preserve"> with </w:t>
      </w:r>
      <w:r w:rsidR="008719D6" w:rsidRPr="00D94997">
        <w:rPr>
          <w:sz w:val="24"/>
          <w:szCs w:val="24"/>
        </w:rPr>
        <w:t xml:space="preserve">a </w:t>
      </w:r>
      <w:ins w:id="0" w:author="Microsoft Word" w:date="2026-02-27T11:04:00Z" w16du:dateUtc="2026-02-27T05:19:00Z">
        <w:r w:rsidR="008719D6" w:rsidRPr="00D94997">
          <w:rPr>
            <w:sz w:val="24"/>
            <w:szCs w:val="24"/>
          </w:rPr>
          <w:t xml:space="preserve"> </w:t>
        </w:r>
      </w:ins>
      <w:r w:rsidR="00150C0F" w:rsidRPr="00D94997">
        <w:rPr>
          <w:sz w:val="24"/>
          <w:szCs w:val="24"/>
        </w:rPr>
        <w:t>priori</w:t>
      </w:r>
      <w:r w:rsidR="006A1DF5" w:rsidRPr="00D94997">
        <w:rPr>
          <w:sz w:val="24"/>
          <w:szCs w:val="24"/>
        </w:rPr>
        <w:t>ty and elements are accessed or removed based on their priority</w:t>
      </w:r>
      <w:r w:rsidR="00D94997" w:rsidRPr="00D94997">
        <w:rPr>
          <w:sz w:val="24"/>
          <w:szCs w:val="24"/>
        </w:rPr>
        <w:t xml:space="preserve"> </w:t>
      </w:r>
      <w:r w:rsidR="00150C0F" w:rsidRPr="00D94997">
        <w:rPr>
          <w:sz w:val="24"/>
          <w:szCs w:val="24"/>
        </w:rPr>
        <w:t>rather than</w:t>
      </w:r>
      <w:r w:rsidR="00D94997" w:rsidRPr="00D94997">
        <w:rPr>
          <w:sz w:val="24"/>
          <w:szCs w:val="24"/>
        </w:rPr>
        <w:t xml:space="preserve"> insertion order.</w:t>
      </w:r>
    </w:p>
    <w:p w14:paraId="2516EE35" w14:textId="575BDEE8" w:rsidR="009F6FF5" w:rsidRDefault="009F6FF5" w:rsidP="009F6FF5">
      <w:pPr>
        <w:pStyle w:val="ListParagraph"/>
        <w:numPr>
          <w:ilvl w:val="0"/>
          <w:numId w:val="3"/>
        </w:numPr>
        <w:tabs>
          <w:tab w:val="left" w:pos="3312"/>
        </w:tabs>
        <w:rPr>
          <w:sz w:val="24"/>
          <w:szCs w:val="24"/>
        </w:rPr>
      </w:pPr>
      <w:proofErr w:type="spellStart"/>
      <w:r w:rsidRPr="007E2E97">
        <w:rPr>
          <w:b/>
          <w:bCs/>
          <w:sz w:val="24"/>
          <w:szCs w:val="24"/>
        </w:rPr>
        <w:t>MakeEmpty</w:t>
      </w:r>
      <w:proofErr w:type="spellEnd"/>
      <w:r w:rsidRPr="007E2E97">
        <w:rPr>
          <w:b/>
          <w:bCs/>
          <w:sz w:val="24"/>
          <w:szCs w:val="24"/>
        </w:rPr>
        <w:t>(P):</w:t>
      </w:r>
      <w:r w:rsidR="000E5566">
        <w:rPr>
          <w:sz w:val="24"/>
          <w:szCs w:val="24"/>
        </w:rPr>
        <w:t xml:space="preserve"> Create </w:t>
      </w:r>
      <w:r w:rsidR="00624C0E">
        <w:rPr>
          <w:sz w:val="24"/>
          <w:szCs w:val="24"/>
        </w:rPr>
        <w:t>an empty priority queue P.</w:t>
      </w:r>
    </w:p>
    <w:p w14:paraId="17D396B4" w14:textId="48BCF2CE" w:rsidR="00624C0E" w:rsidRDefault="00624C0E" w:rsidP="009F6FF5">
      <w:pPr>
        <w:pStyle w:val="ListParagraph"/>
        <w:numPr>
          <w:ilvl w:val="0"/>
          <w:numId w:val="3"/>
        </w:numPr>
        <w:tabs>
          <w:tab w:val="left" w:pos="3312"/>
        </w:tabs>
        <w:rPr>
          <w:sz w:val="24"/>
          <w:szCs w:val="24"/>
        </w:rPr>
      </w:pPr>
      <w:r w:rsidRPr="007E2E97">
        <w:rPr>
          <w:b/>
          <w:bCs/>
          <w:sz w:val="24"/>
          <w:szCs w:val="24"/>
        </w:rPr>
        <w:t>Empty (</w:t>
      </w:r>
      <w:r w:rsidR="007E2E97">
        <w:rPr>
          <w:b/>
          <w:bCs/>
          <w:sz w:val="24"/>
          <w:szCs w:val="24"/>
        </w:rPr>
        <w:t>P</w:t>
      </w:r>
      <w:r w:rsidRPr="007E2E97">
        <w:rPr>
          <w:b/>
          <w:bCs/>
          <w:sz w:val="24"/>
          <w:szCs w:val="24"/>
        </w:rPr>
        <w:t>):</w:t>
      </w:r>
      <w:r w:rsidR="00FB0903">
        <w:rPr>
          <w:sz w:val="24"/>
          <w:szCs w:val="24"/>
        </w:rPr>
        <w:t xml:space="preserve"> Determine if the priority queue P is empty or not.</w:t>
      </w:r>
    </w:p>
    <w:p w14:paraId="747231CD" w14:textId="4DF9AD48" w:rsidR="00FB0903" w:rsidRDefault="001E3AA9" w:rsidP="009F6FF5">
      <w:pPr>
        <w:pStyle w:val="ListParagraph"/>
        <w:numPr>
          <w:ilvl w:val="0"/>
          <w:numId w:val="3"/>
        </w:numPr>
        <w:tabs>
          <w:tab w:val="left" w:pos="3312"/>
        </w:tabs>
        <w:rPr>
          <w:sz w:val="24"/>
          <w:szCs w:val="24"/>
        </w:rPr>
      </w:pPr>
      <w:r w:rsidRPr="007E2E97">
        <w:rPr>
          <w:b/>
          <w:bCs/>
          <w:sz w:val="24"/>
          <w:szCs w:val="24"/>
        </w:rPr>
        <w:t>Insert(P,X):</w:t>
      </w:r>
      <w:r>
        <w:rPr>
          <w:sz w:val="24"/>
          <w:szCs w:val="24"/>
        </w:rPr>
        <w:t xml:space="preserve"> </w:t>
      </w:r>
      <w:r w:rsidR="00E12F73">
        <w:rPr>
          <w:sz w:val="24"/>
          <w:szCs w:val="24"/>
        </w:rPr>
        <w:t>Add element x on the priority queue P.</w:t>
      </w:r>
    </w:p>
    <w:p w14:paraId="3C073AE7" w14:textId="408E5462" w:rsidR="00641CDB" w:rsidRDefault="00D51E44" w:rsidP="009F6FF5">
      <w:pPr>
        <w:pStyle w:val="ListParagraph"/>
        <w:numPr>
          <w:ilvl w:val="0"/>
          <w:numId w:val="3"/>
        </w:numPr>
        <w:tabs>
          <w:tab w:val="left" w:pos="3312"/>
        </w:tabs>
        <w:rPr>
          <w:sz w:val="24"/>
          <w:szCs w:val="24"/>
        </w:rPr>
      </w:pPr>
      <w:r w:rsidRPr="007E2E97">
        <w:rPr>
          <w:b/>
          <w:bCs/>
          <w:sz w:val="24"/>
          <w:szCs w:val="24"/>
        </w:rPr>
        <w:t>Delete</w:t>
      </w:r>
      <w:r w:rsidR="00641CDB" w:rsidRPr="007E2E97">
        <w:rPr>
          <w:b/>
          <w:bCs/>
          <w:sz w:val="24"/>
          <w:szCs w:val="24"/>
        </w:rPr>
        <w:t xml:space="preserve"> </w:t>
      </w:r>
      <w:r w:rsidRPr="007E2E97">
        <w:rPr>
          <w:b/>
          <w:bCs/>
          <w:sz w:val="24"/>
          <w:szCs w:val="24"/>
        </w:rPr>
        <w:t>Min(P):</w:t>
      </w:r>
      <w:r>
        <w:rPr>
          <w:sz w:val="24"/>
          <w:szCs w:val="24"/>
        </w:rPr>
        <w:t xml:space="preserve"> If the priority queue P is </w:t>
      </w:r>
      <w:r w:rsidR="007C1284">
        <w:rPr>
          <w:sz w:val="24"/>
          <w:szCs w:val="24"/>
        </w:rPr>
        <w:t>not empty, remove the minimum</w:t>
      </w:r>
      <w:r w:rsidR="00641CDB">
        <w:rPr>
          <w:sz w:val="24"/>
          <w:szCs w:val="24"/>
        </w:rPr>
        <w:t xml:space="preserve"> element of </w:t>
      </w:r>
      <w:r w:rsidR="00DB33DC">
        <w:rPr>
          <w:sz w:val="24"/>
          <w:szCs w:val="24"/>
        </w:rPr>
        <w:t xml:space="preserve">                  </w:t>
      </w:r>
      <w:r w:rsidR="00641CDB">
        <w:rPr>
          <w:sz w:val="24"/>
          <w:szCs w:val="24"/>
        </w:rPr>
        <w:t>the queue and return it.</w:t>
      </w:r>
    </w:p>
    <w:p w14:paraId="7AA5B4CE" w14:textId="27A8304D" w:rsidR="00DB33DC" w:rsidRDefault="00641CDB" w:rsidP="00DB33DC">
      <w:pPr>
        <w:pStyle w:val="ListParagraph"/>
        <w:numPr>
          <w:ilvl w:val="0"/>
          <w:numId w:val="3"/>
        </w:numPr>
        <w:tabs>
          <w:tab w:val="left" w:pos="3312"/>
        </w:tabs>
        <w:rPr>
          <w:sz w:val="24"/>
          <w:szCs w:val="24"/>
        </w:rPr>
      </w:pPr>
      <w:r w:rsidRPr="007E2E97">
        <w:rPr>
          <w:b/>
          <w:bCs/>
          <w:sz w:val="24"/>
          <w:szCs w:val="24"/>
        </w:rPr>
        <w:t>Find Min(P):</w:t>
      </w:r>
      <w:r>
        <w:rPr>
          <w:sz w:val="24"/>
          <w:szCs w:val="24"/>
        </w:rPr>
        <w:t xml:space="preserve"> </w:t>
      </w:r>
      <w:r w:rsidR="007C1284">
        <w:rPr>
          <w:sz w:val="24"/>
          <w:szCs w:val="24"/>
        </w:rPr>
        <w:t xml:space="preserve"> </w:t>
      </w:r>
      <w:r w:rsidR="0002554B">
        <w:rPr>
          <w:sz w:val="24"/>
          <w:szCs w:val="24"/>
        </w:rPr>
        <w:t>Retrieve the minimum element of the priority queue P.</w:t>
      </w:r>
    </w:p>
    <w:p w14:paraId="2E6BB8EE" w14:textId="3AA28527" w:rsidR="00DB33DC" w:rsidRPr="00DB33DC" w:rsidRDefault="00DB33DC" w:rsidP="00DB33DC">
      <w:pPr>
        <w:tabs>
          <w:tab w:val="left" w:pos="3312"/>
        </w:tabs>
        <w:rPr>
          <w:b/>
          <w:bCs/>
          <w:sz w:val="24"/>
          <w:szCs w:val="24"/>
        </w:rPr>
      </w:pPr>
      <w:r w:rsidRPr="00DB33DC">
        <w:rPr>
          <w:b/>
          <w:bCs/>
          <w:sz w:val="24"/>
          <w:szCs w:val="24"/>
        </w:rPr>
        <w:t>Enqueue :</w:t>
      </w:r>
    </w:p>
    <w:p w14:paraId="42A8B1A4" w14:textId="6F2D127F" w:rsidR="00042C54" w:rsidRDefault="00C96798" w:rsidP="00C96798">
      <w:pPr>
        <w:tabs>
          <w:tab w:val="left" w:pos="3312"/>
        </w:tabs>
        <w:rPr>
          <w:sz w:val="24"/>
          <w:szCs w:val="24"/>
        </w:rPr>
      </w:pPr>
      <w:r w:rsidRPr="00C96798">
        <w:rPr>
          <w:sz w:val="24"/>
          <w:szCs w:val="24"/>
        </w:rPr>
        <w:t>Enqueue is the operation of adding an element to the rear of a queue while maintaining the FIFO (First In, First Out) order. If the queue is empty, both front and rear point to the new element; otherwise, the element is inserted at the rear, and the rear pointer is updated. In array-based queues, overflow must be checked, while in linked-list queues, new nodes are added dynamically</w:t>
      </w:r>
      <w:r w:rsidR="00935621">
        <w:rPr>
          <w:sz w:val="24"/>
          <w:szCs w:val="24"/>
        </w:rPr>
        <w:t>.</w:t>
      </w:r>
    </w:p>
    <w:p w14:paraId="34FBCC64" w14:textId="4A61C67A" w:rsidR="00935621" w:rsidRDefault="00935621" w:rsidP="00C96798">
      <w:pPr>
        <w:tabs>
          <w:tab w:val="left" w:pos="3312"/>
        </w:tabs>
        <w:rPr>
          <w:b/>
          <w:bCs/>
          <w:sz w:val="24"/>
          <w:szCs w:val="24"/>
        </w:rPr>
      </w:pPr>
      <w:r w:rsidRPr="00935621">
        <w:rPr>
          <w:b/>
          <w:bCs/>
          <w:sz w:val="24"/>
          <w:szCs w:val="24"/>
        </w:rPr>
        <w:t xml:space="preserve">Dequeue : </w:t>
      </w:r>
    </w:p>
    <w:p w14:paraId="62473EC0" w14:textId="793CCFDC" w:rsidR="00935621" w:rsidRPr="00EF5A9A" w:rsidRDefault="00935621" w:rsidP="00C96798">
      <w:pPr>
        <w:tabs>
          <w:tab w:val="left" w:pos="3312"/>
        </w:tabs>
        <w:rPr>
          <w:sz w:val="24"/>
          <w:szCs w:val="24"/>
        </w:rPr>
      </w:pPr>
      <w:r w:rsidRPr="00EF5A9A">
        <w:rPr>
          <w:sz w:val="24"/>
          <w:szCs w:val="24"/>
        </w:rPr>
        <w:t xml:space="preserve">A dequeue is </w:t>
      </w:r>
      <w:r w:rsidR="00576865" w:rsidRPr="00EF5A9A">
        <w:rPr>
          <w:sz w:val="24"/>
          <w:szCs w:val="24"/>
        </w:rPr>
        <w:t xml:space="preserve">an ordered set of items from which </w:t>
      </w:r>
      <w:r w:rsidR="00D56118" w:rsidRPr="00EF5A9A">
        <w:rPr>
          <w:sz w:val="24"/>
          <w:szCs w:val="24"/>
        </w:rPr>
        <w:t>item may be deleted of either end and into which items</w:t>
      </w:r>
      <w:r w:rsidR="008C735F" w:rsidRPr="00EF5A9A">
        <w:rPr>
          <w:sz w:val="24"/>
          <w:szCs w:val="24"/>
        </w:rPr>
        <w:t xml:space="preserve"> may be inserted at either end.</w:t>
      </w:r>
    </w:p>
    <w:p w14:paraId="535D056C" w14:textId="7014B6EF" w:rsidR="008C735F" w:rsidRPr="00EF5A9A" w:rsidRDefault="00DE48C8" w:rsidP="00EF5A9A">
      <w:pPr>
        <w:tabs>
          <w:tab w:val="left" w:pos="3312"/>
        </w:tabs>
        <w:rPr>
          <w:sz w:val="24"/>
          <w:szCs w:val="24"/>
        </w:rPr>
      </w:pPr>
      <w:r w:rsidRPr="00EF5A9A">
        <w:rPr>
          <w:sz w:val="24"/>
          <w:szCs w:val="24"/>
        </w:rPr>
        <w:t>Two types of dequeue</w:t>
      </w:r>
    </w:p>
    <w:p w14:paraId="4CA7DCE7" w14:textId="52C1BB6D" w:rsidR="00DE48C8" w:rsidRPr="00EF5A9A" w:rsidRDefault="00DE48C8" w:rsidP="00DE48C8">
      <w:pPr>
        <w:pStyle w:val="ListParagraph"/>
        <w:numPr>
          <w:ilvl w:val="0"/>
          <w:numId w:val="3"/>
        </w:numPr>
        <w:tabs>
          <w:tab w:val="left" w:pos="3312"/>
        </w:tabs>
        <w:rPr>
          <w:sz w:val="24"/>
          <w:szCs w:val="24"/>
        </w:rPr>
      </w:pPr>
      <w:r>
        <w:rPr>
          <w:b/>
          <w:bCs/>
          <w:sz w:val="24"/>
          <w:szCs w:val="24"/>
        </w:rPr>
        <w:t xml:space="preserve">Input </w:t>
      </w:r>
      <w:r w:rsidR="001E10F8">
        <w:rPr>
          <w:b/>
          <w:bCs/>
          <w:sz w:val="24"/>
          <w:szCs w:val="24"/>
        </w:rPr>
        <w:t>-</w:t>
      </w:r>
      <w:r>
        <w:rPr>
          <w:b/>
          <w:bCs/>
          <w:sz w:val="24"/>
          <w:szCs w:val="24"/>
        </w:rPr>
        <w:t xml:space="preserve"> </w:t>
      </w:r>
      <w:r w:rsidRPr="00CA2216">
        <w:rPr>
          <w:sz w:val="24"/>
          <w:szCs w:val="24"/>
          <w:u w:val="single"/>
        </w:rPr>
        <w:t>restricted</w:t>
      </w:r>
      <w:r w:rsidR="001E10F8" w:rsidRPr="00CA2216">
        <w:rPr>
          <w:sz w:val="24"/>
          <w:szCs w:val="24"/>
          <w:u w:val="single"/>
        </w:rPr>
        <w:t xml:space="preserve"> dequeue :</w:t>
      </w:r>
      <w:r w:rsidR="001E10F8" w:rsidRPr="00EF5A9A">
        <w:rPr>
          <w:sz w:val="24"/>
          <w:szCs w:val="24"/>
        </w:rPr>
        <w:t xml:space="preserve"> allows insertions only at once </w:t>
      </w:r>
      <w:r w:rsidR="00865C87" w:rsidRPr="00EF5A9A">
        <w:rPr>
          <w:sz w:val="24"/>
          <w:szCs w:val="24"/>
        </w:rPr>
        <w:t>but allow</w:t>
      </w:r>
      <w:r w:rsidR="00CA2216">
        <w:rPr>
          <w:sz w:val="24"/>
          <w:szCs w:val="24"/>
        </w:rPr>
        <w:t xml:space="preserve">s </w:t>
      </w:r>
      <w:r w:rsidR="00865C87" w:rsidRPr="00EF5A9A">
        <w:rPr>
          <w:sz w:val="24"/>
          <w:szCs w:val="24"/>
        </w:rPr>
        <w:t>deletion on both end.</w:t>
      </w:r>
    </w:p>
    <w:p w14:paraId="5CE2C852" w14:textId="08FE6CF6" w:rsidR="00865C87" w:rsidRPr="00EF5A9A" w:rsidRDefault="00865C87" w:rsidP="00DE48C8">
      <w:pPr>
        <w:pStyle w:val="ListParagraph"/>
        <w:numPr>
          <w:ilvl w:val="0"/>
          <w:numId w:val="3"/>
        </w:numPr>
        <w:tabs>
          <w:tab w:val="left" w:pos="3312"/>
        </w:tabs>
        <w:rPr>
          <w:sz w:val="24"/>
          <w:szCs w:val="24"/>
        </w:rPr>
      </w:pPr>
      <w:r>
        <w:rPr>
          <w:b/>
          <w:bCs/>
          <w:sz w:val="24"/>
          <w:szCs w:val="24"/>
        </w:rPr>
        <w:t>Output-</w:t>
      </w:r>
      <w:r w:rsidRPr="00EF5A9A">
        <w:rPr>
          <w:sz w:val="24"/>
          <w:szCs w:val="24"/>
          <w:u w:val="single"/>
        </w:rPr>
        <w:t>restricted dequeue:</w:t>
      </w:r>
      <w:r w:rsidRPr="00EF5A9A">
        <w:rPr>
          <w:sz w:val="24"/>
          <w:szCs w:val="24"/>
        </w:rPr>
        <w:t xml:space="preserve"> allows insertions</w:t>
      </w:r>
      <w:r w:rsidR="0047439A" w:rsidRPr="00EF5A9A">
        <w:rPr>
          <w:sz w:val="24"/>
          <w:szCs w:val="24"/>
        </w:rPr>
        <w:t xml:space="preserve"> at both ends</w:t>
      </w:r>
      <w:r w:rsidR="00A224DA" w:rsidRPr="00EF5A9A">
        <w:rPr>
          <w:sz w:val="24"/>
          <w:szCs w:val="24"/>
        </w:rPr>
        <w:t xml:space="preserve"> but deletion only at one end.</w:t>
      </w:r>
    </w:p>
    <w:sectPr w:rsidR="00865C87" w:rsidRPr="00EF5A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395F" w14:textId="77777777" w:rsidR="00773FD3" w:rsidRDefault="00773FD3" w:rsidP="00042C54">
      <w:pPr>
        <w:spacing w:after="0" w:line="240" w:lineRule="auto"/>
      </w:pPr>
      <w:r>
        <w:separator/>
      </w:r>
    </w:p>
  </w:endnote>
  <w:endnote w:type="continuationSeparator" w:id="0">
    <w:p w14:paraId="4F349927" w14:textId="77777777" w:rsidR="00773FD3" w:rsidRDefault="00773FD3" w:rsidP="00042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22E8" w14:textId="77777777" w:rsidR="00773FD3" w:rsidRDefault="00773FD3" w:rsidP="00042C54">
      <w:pPr>
        <w:spacing w:after="0" w:line="240" w:lineRule="auto"/>
      </w:pPr>
      <w:r>
        <w:separator/>
      </w:r>
    </w:p>
  </w:footnote>
  <w:footnote w:type="continuationSeparator" w:id="0">
    <w:p w14:paraId="1CA671F8" w14:textId="77777777" w:rsidR="00773FD3" w:rsidRDefault="00773FD3" w:rsidP="00042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D9A5" w14:textId="734B3F27" w:rsidR="00A917B4" w:rsidRPr="008C6208" w:rsidRDefault="008C6208">
    <w:pPr>
      <w:pStyle w:val="Header"/>
      <w:rPr>
        <w:b/>
        <w:bCs/>
        <w:sz w:val="28"/>
        <w:szCs w:val="28"/>
      </w:rPr>
    </w:pPr>
    <w:r>
      <w:rPr>
        <w:b/>
        <w:bC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3DE"/>
    <w:multiLevelType w:val="multilevel"/>
    <w:tmpl w:val="289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E127C"/>
    <w:multiLevelType w:val="multilevel"/>
    <w:tmpl w:val="9F88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B7052"/>
    <w:multiLevelType w:val="multilevel"/>
    <w:tmpl w:val="A958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97665"/>
    <w:multiLevelType w:val="multilevel"/>
    <w:tmpl w:val="95F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C6142"/>
    <w:multiLevelType w:val="hybridMultilevel"/>
    <w:tmpl w:val="3774D3AC"/>
    <w:lvl w:ilvl="0" w:tplc="51664E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B50EF1"/>
    <w:multiLevelType w:val="multilevel"/>
    <w:tmpl w:val="DA8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333555">
    <w:abstractNumId w:val="3"/>
  </w:num>
  <w:num w:numId="2" w16cid:durableId="1331447286">
    <w:abstractNumId w:val="5"/>
  </w:num>
  <w:num w:numId="3" w16cid:durableId="1324548263">
    <w:abstractNumId w:val="0"/>
  </w:num>
  <w:num w:numId="4" w16cid:durableId="270547912">
    <w:abstractNumId w:val="4"/>
  </w:num>
  <w:num w:numId="5" w16cid:durableId="535580669">
    <w:abstractNumId w:val="2"/>
  </w:num>
  <w:num w:numId="6" w16cid:durableId="263924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54"/>
    <w:rsid w:val="0002554B"/>
    <w:rsid w:val="00042C54"/>
    <w:rsid w:val="000C62D0"/>
    <w:rsid w:val="000E5566"/>
    <w:rsid w:val="00150C0F"/>
    <w:rsid w:val="00186BDE"/>
    <w:rsid w:val="001D4D4B"/>
    <w:rsid w:val="001E10F8"/>
    <w:rsid w:val="001E3AA9"/>
    <w:rsid w:val="002275F7"/>
    <w:rsid w:val="002F2605"/>
    <w:rsid w:val="0047439A"/>
    <w:rsid w:val="00546D7D"/>
    <w:rsid w:val="00576865"/>
    <w:rsid w:val="00624C0E"/>
    <w:rsid w:val="00641CDB"/>
    <w:rsid w:val="00672D13"/>
    <w:rsid w:val="006A1DF5"/>
    <w:rsid w:val="007125FE"/>
    <w:rsid w:val="00773FD3"/>
    <w:rsid w:val="007809BD"/>
    <w:rsid w:val="007C1284"/>
    <w:rsid w:val="007C56C2"/>
    <w:rsid w:val="007E2E97"/>
    <w:rsid w:val="00814743"/>
    <w:rsid w:val="00865C87"/>
    <w:rsid w:val="008719D6"/>
    <w:rsid w:val="008C6208"/>
    <w:rsid w:val="008C735F"/>
    <w:rsid w:val="00935621"/>
    <w:rsid w:val="00982ED4"/>
    <w:rsid w:val="009F6FF5"/>
    <w:rsid w:val="00A224DA"/>
    <w:rsid w:val="00A917B4"/>
    <w:rsid w:val="00AE64DA"/>
    <w:rsid w:val="00B10F9A"/>
    <w:rsid w:val="00C21D58"/>
    <w:rsid w:val="00C27D4F"/>
    <w:rsid w:val="00C34FF6"/>
    <w:rsid w:val="00C7632A"/>
    <w:rsid w:val="00C96798"/>
    <w:rsid w:val="00CA2216"/>
    <w:rsid w:val="00D33004"/>
    <w:rsid w:val="00D464DD"/>
    <w:rsid w:val="00D51E44"/>
    <w:rsid w:val="00D56118"/>
    <w:rsid w:val="00D94997"/>
    <w:rsid w:val="00DB33DC"/>
    <w:rsid w:val="00DD4535"/>
    <w:rsid w:val="00DE48C8"/>
    <w:rsid w:val="00DF0EE4"/>
    <w:rsid w:val="00E12F73"/>
    <w:rsid w:val="00E924AB"/>
    <w:rsid w:val="00EF5A9A"/>
    <w:rsid w:val="00FB0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3CE3"/>
  <w15:chartTrackingRefBased/>
  <w15:docId w15:val="{122F7DD5-2C8A-4FFA-80D5-721C81F20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C54"/>
    <w:rPr>
      <w:rFonts w:eastAsiaTheme="majorEastAsia" w:cstheme="majorBidi"/>
      <w:color w:val="272727" w:themeColor="text1" w:themeTint="D8"/>
    </w:rPr>
  </w:style>
  <w:style w:type="paragraph" w:styleId="Title">
    <w:name w:val="Title"/>
    <w:basedOn w:val="Normal"/>
    <w:next w:val="Normal"/>
    <w:link w:val="TitleChar"/>
    <w:uiPriority w:val="10"/>
    <w:qFormat/>
    <w:rsid w:val="0004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C54"/>
    <w:pPr>
      <w:spacing w:before="160"/>
      <w:jc w:val="center"/>
    </w:pPr>
    <w:rPr>
      <w:i/>
      <w:iCs/>
      <w:color w:val="404040" w:themeColor="text1" w:themeTint="BF"/>
    </w:rPr>
  </w:style>
  <w:style w:type="character" w:customStyle="1" w:styleId="QuoteChar">
    <w:name w:val="Quote Char"/>
    <w:basedOn w:val="DefaultParagraphFont"/>
    <w:link w:val="Quote"/>
    <w:uiPriority w:val="29"/>
    <w:rsid w:val="00042C54"/>
    <w:rPr>
      <w:i/>
      <w:iCs/>
      <w:color w:val="404040" w:themeColor="text1" w:themeTint="BF"/>
    </w:rPr>
  </w:style>
  <w:style w:type="paragraph" w:styleId="ListParagraph">
    <w:name w:val="List Paragraph"/>
    <w:basedOn w:val="Normal"/>
    <w:uiPriority w:val="34"/>
    <w:qFormat/>
    <w:rsid w:val="00042C54"/>
    <w:pPr>
      <w:ind w:left="720"/>
      <w:contextualSpacing/>
    </w:pPr>
  </w:style>
  <w:style w:type="character" w:styleId="IntenseEmphasis">
    <w:name w:val="Intense Emphasis"/>
    <w:basedOn w:val="DefaultParagraphFont"/>
    <w:uiPriority w:val="21"/>
    <w:qFormat/>
    <w:rsid w:val="00042C54"/>
    <w:rPr>
      <w:i/>
      <w:iCs/>
      <w:color w:val="0F4761" w:themeColor="accent1" w:themeShade="BF"/>
    </w:rPr>
  </w:style>
  <w:style w:type="paragraph" w:styleId="IntenseQuote">
    <w:name w:val="Intense Quote"/>
    <w:basedOn w:val="Normal"/>
    <w:next w:val="Normal"/>
    <w:link w:val="IntenseQuoteChar"/>
    <w:uiPriority w:val="30"/>
    <w:qFormat/>
    <w:rsid w:val="0004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C54"/>
    <w:rPr>
      <w:i/>
      <w:iCs/>
      <w:color w:val="0F4761" w:themeColor="accent1" w:themeShade="BF"/>
    </w:rPr>
  </w:style>
  <w:style w:type="character" w:styleId="IntenseReference">
    <w:name w:val="Intense Reference"/>
    <w:basedOn w:val="DefaultParagraphFont"/>
    <w:uiPriority w:val="32"/>
    <w:qFormat/>
    <w:rsid w:val="00042C54"/>
    <w:rPr>
      <w:b/>
      <w:bCs/>
      <w:smallCaps/>
      <w:color w:val="0F4761" w:themeColor="accent1" w:themeShade="BF"/>
      <w:spacing w:val="5"/>
    </w:rPr>
  </w:style>
  <w:style w:type="paragraph" w:styleId="Header">
    <w:name w:val="header"/>
    <w:basedOn w:val="Normal"/>
    <w:link w:val="HeaderChar"/>
    <w:uiPriority w:val="99"/>
    <w:unhideWhenUsed/>
    <w:rsid w:val="00042C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C54"/>
  </w:style>
  <w:style w:type="paragraph" w:styleId="Footer">
    <w:name w:val="footer"/>
    <w:basedOn w:val="Normal"/>
    <w:link w:val="FooterChar"/>
    <w:uiPriority w:val="99"/>
    <w:unhideWhenUsed/>
    <w:rsid w:val="00042C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2665</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44</cp:revision>
  <dcterms:created xsi:type="dcterms:W3CDTF">2026-02-25T09:41:00Z</dcterms:created>
  <dcterms:modified xsi:type="dcterms:W3CDTF">2026-02-27T06:07:00Z</dcterms:modified>
</cp:coreProperties>
</file>